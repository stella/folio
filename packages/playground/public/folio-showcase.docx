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264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103120" cy="647114"/>
            <wp:docPr id="1" name="Picture 1" descr="Northstar Systems, a fictional organiz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thstar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47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Aptos" w:hAnsi="Aptos"/>
          <w:b/>
          <w:color w:val="132238"/>
          <w:sz w:val="54"/>
        </w:rPr>
        <w:t>MASTER SERVICES AGREEMENT</w:t>
      </w:r>
    </w:p>
    <w:p>
      <w:pPr>
        <w:spacing w:before="0" w:after="440" w:line="264" w:lineRule="auto"/>
      </w:pPr>
      <w:r>
        <w:rPr>
          <w:rFonts w:ascii="Aptos" w:hAnsi="Aptos"/>
          <w:color w:val="315B7D"/>
          <w:sz w:val="26"/>
        </w:rPr>
        <w:t>Project Aurora  •  International document-workflow platform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B35"/>
                <w:sz w:val="19"/>
              </w:rPr>
              <w:t>Parties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Northstar Systems Ltd. / Meridian Research Cooperative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B35"/>
                <w:sz w:val="19"/>
              </w:rPr>
              <w:t>Effective date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15 September 2026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B35"/>
                <w:sz w:val="19"/>
              </w:rPr>
              <w:t>Initial term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24 months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B35"/>
                <w:sz w:val="19"/>
              </w:rPr>
              <w:t>Service regions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European Union, United Kingdom, United States, Singapore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B35"/>
                <w:sz w:val="19"/>
              </w:rPr>
              <w:t>Document status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Fictional sample — not legal advice</w:t>
            </w:r>
          </w:p>
        </w:tc>
      </w:tr>
    </w:tbl>
    <w:p>
      <w:pPr>
        <w:pStyle w:val="Heading1"/>
      </w:pPr>
      <w:r>
        <w:t>1. Agreement overview</w:t>
      </w:r>
    </w:p>
    <w:p>
      <w:pPr>
        <w:keepNext w:val="0"/>
        <w:spacing w:before="0" w:after="120" w:line="264" w:lineRule="auto"/>
      </w:pPr>
      <w:r>
        <w:rPr>
          <w:rFonts w:ascii="Aptos" w:hAnsi="Aptos"/>
          <w:color w:val="222B35"/>
          <w:sz w:val="21"/>
        </w:rPr>
        <w:t>This synthetic agreement demonstrates a structured, multi-page DOCX with native Word constructs. It is designed solely as a visual and editing fixture for Folio; every party, project, address, metric, and obligation is invented.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CEAF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32238"/>
                <w:sz w:val="21"/>
              </w:rPr>
              <w:t xml:space="preserve">Recording cue: </w:t>
            </w:r>
            <w:r>
              <w:rPr>
                <w:rFonts w:ascii="Aptos" w:hAnsi="Aptos"/>
                <w:color w:val="132238"/>
                <w:sz w:val="21"/>
              </w:rPr>
              <w:t>Scroll through the document, switch to Track Changes, revise a service level, add a comment, and save the resulting DOCX.</w:t>
            </w:r>
          </w:p>
        </w:tc>
      </w:tr>
    </w:tbl>
    <w:p>
      <w:pPr>
        <w:spacing w:after="40"/>
      </w:pPr>
    </w:p>
    <w:p>
      <w:pPr>
        <w:pStyle w:val="Heading2"/>
      </w:pPr>
      <w:r>
        <w:t>2. Principles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Native document structures remain editable: paragraphs, headings, tables, headers, footers, lists, comments, and revisions.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The parties use ISO-formatted timestamps in system records and localized dates in human-facing notices.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Nothing in this fixture represents an actual customer, transaction, or legal commitment.</w:t>
      </w:r>
    </w:p>
    <w:p>
      <w:pPr>
        <w:spacing w:after="0"/>
      </w:pPr>
      <w:r>
        <w:br w:type="page"/>
      </w:r>
    </w:p>
    <w:p>
      <w:pPr>
        <w:pStyle w:val="Heading1"/>
      </w:pPr>
      <w:r>
        <w:t>Schedule 1 — Services and responsibilities</w:t>
      </w:r>
    </w:p>
    <w:p>
      <w:pPr>
        <w:keepNext w:val="0"/>
        <w:spacing w:before="0" w:after="120" w:line="264" w:lineRule="auto"/>
      </w:pPr>
      <w:r>
        <w:rPr>
          <w:rFonts w:ascii="Aptos" w:hAnsi="Aptos"/>
          <w:color w:val="222B35"/>
          <w:sz w:val="21"/>
        </w:rPr>
        <w:t>Northstar will provide a browser-based document workspace for the fictional Aurora program. Meridian will supply approved test documents and designated reviewers.</w:t>
      </w:r>
    </w:p>
    <w:p>
      <w:pPr>
        <w:pStyle w:val="Heading2"/>
      </w:pPr>
      <w:r>
        <w:t>3. Delivery sequence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Establish the isolated project workspace and validate access roles.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Import synthetic document templates and confirm pagination baselines.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Run a controlled review cycle using comments and tracked changes.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Export the reviewed package and verify it in an independent DOCX consumer.</w:t>
      </w:r>
    </w:p>
    <w:p>
      <w:pPr>
        <w:pStyle w:val="Heading2"/>
      </w:pPr>
      <w:r>
        <w:t>4. Responsibility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160"/>
        <w:gridCol w:w="2880"/>
      </w:tblGrid>
      <w:tr>
        <w:trPr>
          <w:cantSplit/>
          <w:tblHeader w:val="true"/>
        </w:trPr>
        <w:tc>
          <w:tcPr>
            <w:tcW w:type="dxa" w:w="180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252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Northstar</w:t>
            </w:r>
          </w:p>
        </w:tc>
        <w:tc>
          <w:tcPr>
            <w:tcW w:type="dxa" w:w="216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Meridian</w:t>
            </w:r>
          </w:p>
        </w:tc>
        <w:tc>
          <w:tcPr>
            <w:tcW w:type="dxa" w:w="288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Workspace setup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Configure isolated environment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Nominate reviewers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Access report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Document intake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Validate package boundaries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Provide synthetic files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Import receipt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Review cycle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Maintain editor and audit events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Review proposed changes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Accepted/rejected revisions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Export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Produce a standards-based DOCX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Open in target applications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Signed test record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Incident exercise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Run restoration scenario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Observe and approve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Recovery timeline</w:t>
            </w:r>
          </w:p>
        </w:tc>
      </w:tr>
    </w:tbl>
    <w:p>
      <w:pPr>
        <w:spacing w:before="80" w:after="80" w:line="264" w:lineRule="auto"/>
      </w:pPr>
      <w:r>
        <w:rPr>
          <w:rFonts w:ascii="Aptos" w:hAnsi="Aptos"/>
          <w:i/>
          <w:color w:val="66717D"/>
          <w:sz w:val="17"/>
        </w:rPr>
        <w:t>All names, organizations, metrics, and obligations are fictional.</w:t>
      </w:r>
    </w:p>
    <w:p>
      <w:pPr>
        <w:pStyle w:val="Heading2"/>
      </w:pPr>
      <w:r>
        <w:t>5. Deliverables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Configured browser editor with React and Vue integration examples.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Headless comparison and native redline workflow for automation.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Portable DOCX outputs that retain supported package structures.</w:t>
      </w:r>
    </w:p>
    <w:p>
      <w:pPr>
        <w:spacing w:after="0"/>
      </w:pPr>
      <w:r>
        <w:br w:type="page"/>
      </w:r>
    </w:p>
    <w:p>
      <w:pPr>
        <w:pStyle w:val="Heading1"/>
      </w:pPr>
      <w:r>
        <w:t>Schedule 2 — Service levels</w:t>
      </w:r>
    </w:p>
    <w:p>
      <w:pPr>
        <w:keepNext w:val="0"/>
        <w:spacing w:before="0" w:after="120" w:line="264" w:lineRule="auto"/>
      </w:pPr>
      <w:r>
        <w:rPr>
          <w:rFonts w:ascii="Aptos" w:hAnsi="Aptos"/>
          <w:color w:val="222B35"/>
          <w:sz w:val="21"/>
        </w:rPr>
        <w:t>The following targets are illustrative and are not commitments by any real organization.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440"/>
        <w:gridCol w:w="2700"/>
        <w:gridCol w:w="2520"/>
      </w:tblGrid>
      <w:tr>
        <w:trPr>
          <w:cantSplit/>
          <w:tblHeader w:val="true"/>
        </w:trPr>
        <w:tc>
          <w:tcPr>
            <w:tcW w:type="dxa" w:w="270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144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70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Measurement window</w:t>
            </w:r>
          </w:p>
        </w:tc>
        <w:tc>
          <w:tcPr>
            <w:tcW w:type="dxa" w:w="252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Service credit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Workspace availability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99.90%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Calendar month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2% below target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Interactive save latency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≤ 2.0 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P95, rolling 7 days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Operational review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commentRangeStart w:id="0"/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Recovery point objective</w:t>
            </w:r>
            <w:commentRangeEnd w:id="0"/>
            <w:r>
              <w:commentReference w:id="0"/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≤ 15 min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Per simulated incident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5% if exceeded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Recovery time objective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≤ 60 min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Per simulated incident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10% if exceeded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Priority-one response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≤ 30 min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24 × 7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Escalation review</w:t>
            </w:r>
          </w:p>
        </w:tc>
      </w:tr>
    </w:tbl>
    <w:p>
      <w:pPr>
        <w:spacing w:before="80" w:after="80" w:line="264" w:lineRule="auto"/>
      </w:pPr>
      <w:r>
        <w:rPr>
          <w:rFonts w:ascii="Aptos" w:hAnsi="Aptos"/>
          <w:i/>
          <w:color w:val="66717D"/>
          <w:sz w:val="17"/>
        </w:rPr>
        <w:t>All names, organizations, metrics, and obligations are fictional.</w:t>
      </w:r>
    </w:p>
    <w:p>
      <w:pPr>
        <w:spacing w:before="12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2" name="Picture 2" descr="Synthetic monthly availability line chart showing values above a 99.90 percent 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ptos" w:hAnsi="Aptos"/>
          <w:i/>
          <w:color w:val="66717D"/>
          <w:sz w:val="17"/>
        </w:rPr>
        <w:t>Figure 1. Synthetic availability data used for layout demonstration.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CEAF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32238"/>
                <w:sz w:val="21"/>
              </w:rPr>
              <w:t xml:space="preserve">Revision already present: </w:t>
            </w:r>
            <w:r>
              <w:rPr>
                <w:rFonts w:ascii="Aptos" w:hAnsi="Aptos"/>
                <w:color w:val="132238"/>
                <w:sz w:val="21"/>
              </w:rPr>
              <w:t>A tracked change later in this document shortens the change-notice period from ten to five business days.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Schedule 3 — Security and data handling</w:t>
      </w:r>
    </w:p>
    <w:p>
      <w:pPr>
        <w:pStyle w:val="Heading2"/>
      </w:pPr>
      <w:r>
        <w:t>6. Handling principles</w:t>
      </w:r>
    </w:p>
    <w:p>
      <w:pPr>
        <w:keepNext w:val="0"/>
        <w:spacing w:before="0" w:after="120" w:line="264" w:lineRule="auto"/>
      </w:pPr>
      <w:r>
        <w:rPr>
          <w:rFonts w:ascii="Aptos" w:hAnsi="Aptos"/>
          <w:color w:val="222B35"/>
          <w:sz w:val="21"/>
        </w:rPr>
        <w:t>Each party will minimize test data, use least-privilege access, and preserve a structured record of document operations. Production personal data is outside the scope of this showcase.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Encrypt document transfers in transit and retain only the copies required for the test window.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Separate workspaces and document identifiers across independent projects.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Review proposed automated edits as comments or tracked changes before acceptance.</w:t>
      </w:r>
    </w:p>
    <w:p>
      <w:pPr>
        <w:pStyle w:val="ShowcaseBullet"/>
        <w:ind w:left="720" w:hanging="360"/>
      </w:pPr>
      <w:r>
        <w:rPr>
          <w:rFonts w:ascii="Aptos" w:hAnsi="Aptos"/>
          <w:color w:val="222B35"/>
          <w:sz w:val="21"/>
        </w:rPr>
        <w:t>Record export, restoration, and deletion events using stable document identifiers.</w:t>
      </w:r>
    </w:p>
    <w:p>
      <w:pPr>
        <w:pStyle w:val="Heading2"/>
      </w:pPr>
      <w:r>
        <w:t>7. Localized notice samples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rPr>
          <w:cantSplit/>
          <w:tblHeader w:val="true"/>
        </w:trPr>
        <w:tc>
          <w:tcPr>
            <w:tcW w:type="dxa" w:w="150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Locale</w:t>
            </w:r>
          </w:p>
        </w:tc>
        <w:tc>
          <w:tcPr>
            <w:tcW w:type="dxa" w:w="456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Human-facing notice</w:t>
            </w:r>
          </w:p>
        </w:tc>
        <w:tc>
          <w:tcPr>
            <w:tcW w:type="dxa" w:w="330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Machine timestamp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English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Review closes 15 September 2026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2026-09-15T16:00:00Z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Čeština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Revize končí 15. září 2026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2026-09-15T16:00:00Z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العربية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تنتهي المراجعة في ١٥ سبتمبر ٢٠٢٦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2026-09-15T16:00:00Z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简体中文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审阅于 2026 年 9 月 15 日结束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2026-09-15T16:00:00Z</w:t>
            </w:r>
          </w:p>
        </w:tc>
      </w:tr>
    </w:tbl>
    <w:p>
      <w:pPr>
        <w:spacing w:before="80" w:after="80" w:line="264" w:lineRule="auto"/>
      </w:pPr>
      <w:r>
        <w:rPr>
          <w:rFonts w:ascii="Aptos" w:hAnsi="Aptos"/>
          <w:i/>
          <w:color w:val="66717D"/>
          <w:sz w:val="17"/>
        </w:rPr>
        <w:t>All names, organizations, metrics, and obligations are fictional.</w:t>
      </w:r>
    </w:p>
    <w:p>
      <w:pPr>
        <w:pStyle w:val="Heading2"/>
      </w:pPr>
      <w:r>
        <w:t>8. Interpretation</w:t>
      </w:r>
    </w:p>
    <w:p>
      <w:pPr>
        <w:spacing w:before="0" w:after="120" w:line="264" w:lineRule="auto"/>
      </w:pPr>
      <w:r>
        <w:rPr>
          <w:rFonts w:ascii="Aptos" w:hAnsi="Aptos"/>
          <w:color w:val="222B35"/>
          <w:sz w:val="21"/>
        </w:rPr>
        <w:t>Times are interpreted in the recipient’s stated time zone; the audit record remains in UTC</w:t>
      </w:r>
      <w:r>
        <w:rPr>
          <w:rFonts w:ascii="Aptos" w:hAnsi="Aptos"/>
          <w:color w:val="B58A3B"/>
          <w:sz w:val="16"/>
        </w:rPr>
        <w:t/>
      </w:r>
      <w:r>
        <w:footnoteReference w:id="1"/>
      </w:r>
      <w:r>
        <w:rPr>
          <w:rFonts w:ascii="Aptos" w:hAnsi="Aptos"/>
          <w:color w:val="222B35"/>
          <w:sz w:val="21"/>
        </w:rPr>
        <w:t>. If localized text and the machine timestamp conflict, the machine timestamp controls for this fixture.</w:t>
      </w:r>
    </w:p>
    <w:p>
      <w:pPr>
        <w:spacing w:after="0"/>
      </w:pPr>
      <w:r>
        <w:br w:type="page"/>
      </w:r>
    </w:p>
    <w:p>
      <w:pPr>
        <w:pStyle w:val="Heading1"/>
      </w:pPr>
      <w:r>
        <w:t>Schedule 4 — Change control and signatures</w:t>
      </w:r>
    </w:p>
    <w:p>
      <w:pPr>
        <w:pStyle w:val="Heading2"/>
      </w:pPr>
      <w:r>
        <w:t>9. Change requests</w:t>
      </w:r>
    </w:p>
    <w:p>
      <w:pPr>
        <w:keepNext w:val="0"/>
        <w:spacing w:before="0" w:after="120" w:line="264" w:lineRule="auto"/>
      </w:pPr>
      <w:r>
        <w:rPr>
          <w:rFonts w:ascii="Aptos" w:hAnsi="Aptos"/>
          <w:color w:val="222B35"/>
          <w:sz w:val="21"/>
        </w:rPr>
        <w:t>A party proposing a material scope change will give the other party at</w:t>
      </w:r>
      <w:del w:id="2" w:author="Folio Demo" w:date="2026-09-11T08:58:16Z">
        <w:r>
          <w:delText xml:space="preserve"> least ten business days’ written notice</w:delText>
        </w:r>
      </w:del>
      <w:ins w:id="3" w:author="Folio Demo" w:date="2026-09-11T08:58:16Z">
        <w:r>
          <w:t xml:space="preserve"> least five business days’ written notice</w:t>
        </w:r>
      </w:ins>
      <w:r>
        <w:rPr>
          <w:rFonts w:ascii="Aptos" w:hAnsi="Aptos"/>
          <w:color w:val="222B35"/>
          <w:sz w:val="21"/>
        </w:rPr>
        <w:t>. The notice must identify the affected deliverable, schedule impact, and acceptance evidence.</w:t>
      </w:r>
    </w:p>
    <w:p>
      <w:pPr>
        <w:pStyle w:val="Heading2"/>
      </w:pPr>
      <w:r>
        <w:t>10. Approval workflow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The requesting party records the proposed change and its reason.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The reviewing party accepts, rejects, or comments on the proposal.</w:t>
      </w:r>
    </w:p>
    <w:p>
      <w:pPr>
        <w:pStyle w:val="ShowcaseNumber"/>
      </w:pPr>
      <w:r>
        <w:rPr>
          <w:rFonts w:ascii="Aptos" w:hAnsi="Aptos"/>
          <w:color w:val="222B35"/>
          <w:sz w:val="21"/>
        </w:rPr>
        <w:t>The parties preserve the decision and resulting document version in the audit record.</w:t>
      </w:r>
    </w:p>
    <w:p>
      <w:pPr>
        <w:pStyle w:val="Heading2"/>
      </w:pPr>
      <w:r>
        <w:t>11. Signature blocks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NORTHSTAR SYSTEMS LTD.</w:t>
            </w:r>
          </w:p>
        </w:tc>
        <w:tc>
          <w:tcPr>
            <w:tcW w:type="dxa" w:w="4680"/>
            <w:shd w:fill="1322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MERIDIAN RESEARCH COOPERATIVE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Signature: __________________________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Signature: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Name: Avery Morgan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Name: Jordan Lee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Date: 15 September 2026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B35"/>
                <w:sz w:val="19"/>
              </w:rPr>
              <w:t>Date: 15 September 2026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CEAF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32238"/>
                <w:sz w:val="21"/>
              </w:rPr>
              <w:t xml:space="preserve">Important: </w:t>
            </w:r>
            <w:r>
              <w:rPr>
                <w:rFonts w:ascii="Aptos" w:hAnsi="Aptos"/>
                <w:color w:val="132238"/>
                <w:sz w:val="21"/>
              </w:rPr>
              <w:t>This document is a synthetic rendering fixture. It is not legal advice and creates no rights or obligations.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>
  <w:comment w:id="0" w:author="Folio Demo" w:date="2026-09-11T08:58:16Z">
    <w:p>
      <w:r>
        <w:t>Should the recovery point target be reduced to ten minutes for critical workspaces?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Aptos" w:hAnsi="Aptos"/>
        <w:color w:val="66717D"/>
        <w:sz w:val="16"/>
      </w:rPr>
      <w:t xml:space="preserve">Synthetic showcase  •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color w:val="66717D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For this synthetic fixture, UTC timestamps use ISO 8601 and are included only to exercise footnote and locale rendering.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  <w:pBdr>
        <w:bottom w:val="single" w:sz="6" w:space="4" w:color="CBD5DF"/>
      </w:pBdr>
    </w:pPr>
    <w:r>
      <w:rPr>
        <w:rFonts w:ascii="Aptos" w:hAnsi="Aptos"/>
        <w:b/>
        <w:color w:val="132238"/>
        <w:sz w:val="17"/>
      </w:rPr>
      <w:t>NORTHSTAR SYSTEMS</w:t>
    </w:r>
    <w:r>
      <w:rPr>
        <w:rFonts w:ascii="Aptos" w:hAnsi="Aptos"/>
        <w:color w:val="66717D"/>
        <w:sz w:val="17"/>
      </w:rPr>
      <w:t xml:space="preserve">   /   PROJECT AURORA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2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B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owcaseNumber">
    <w:name w:val="Showcase Number"/>
    <w:basedOn w:val="Normal"/>
    <w:pPr>
      <w:numPr>
        <w:ilvl w:val="0"/>
        <w:numId w:val="10"/>
      </w:numPr>
    </w:pPr>
  </w:style>
  <w:style w:type="paragraph" w:customStyle="1" w:styleId="ShowcaseBullet">
    <w:name w:val="Showcase Bullet"/>
    <w:basedOn w:val="Normal"/>
    <w:pPr>
      <w:numPr>
        <w:ilvl w:val="0"/>
        <w:numId w:val="11"/>
      </w:numPr>
    </w:pPr>
  </w:style>
  <w:style w:type="paragraph" w:customStyle="1" w:styleId="ShowcaseNumberRestart">
    <w:name w:val="Showcase Number Restart"/>
    <w:basedOn w:val="Normal"/>
    <w:pPr>
      <w:numPr>
        <w:ilvl w:val="0"/>
        <w:numId w:val="1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footnotes" Target="footnote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Folio DOCX Showcase — Project Aurora</dc:title>
  <dc:subject>Synthetic complex DOCX fixture for browser rendering</dc:subject>
  <dc:creator/>
  <cp:keywords>synthetic, showcase, DOCX, Folio</cp:keywords>
  <dc:description>Contains no real personal or customer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