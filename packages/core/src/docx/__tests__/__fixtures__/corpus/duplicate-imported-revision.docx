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ins w:id="83" w:author="Fixture" w:date="2024-01-01T00:00:00Z">
        <w:r>
          <w:t>First revision</w:t>
        </w:r>
      </w:ins>
      <w:ins w:id="83" w:author="Fixture" w:date="2024-01-01T00:00:00Z">
        <w:r>
          <w:t>Later revision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