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Delivery</w:t>
      </w:r>
    </w:p>
    <w:p>
      <w:r>
        <w:t xml:space="preserve">The Supplier shall deliver the goods to the premises of the Buyer </w:t>
      </w:r>
      <w:ins w:id="1" w:author="Reviewer" w:date="2026-01-01T00:00:00Z">
        <w:r>
          <w:t xml:space="preserve">together with all manuals, certificates of conformity, packing lists and any other documents reasonably required by the Buyer for the use, resale or export of the goods, </w:t>
        </w:r>
      </w:ins>
      <w:r>
        <w:t xml:space="preserve">within ten business days of the confirmation of the order</w:t>
      </w:r>
      <w:r>
        <w:t xml:space="preserve">. Risk in the goods passes to the Buyer on delivery and title passes on payment in full.</w:t>
      </w:r>
    </w:p>
    <w:p>
      <w:r>
        <w:t xml:space="preserve">The Buyer shall inspect the goods </w:t>
      </w:r>
      <w:del w:id="2" w:author="Reviewer" w:date="2026-01-01T00:00:00Z">
        <w:r>
          <w:delText xml:space="preserve">promptly after delivery and in any event within five business days, </w:delText>
        </w:r>
      </w:del>
      <w:r>
        <w:t xml:space="preserve">and shall notify the Supplier in writing of any defect it finds, stating its nature in reasonable detail.</w:t>
      </w:r>
    </w:p>
    <w:p>
      <w:pPr>
        <w:rPr>
          <w:ins w:id="3" w:author="Reviewer" w:date="2026-01-01T00:00:00Z"/>
        </w:rPr>
      </w:pPr>
      <w:ins w:id="4" w:author="Reviewer" w:date="2026-01-01T00:00:00Z">
        <w:r>
          <w:t xml:space="preserve">The Supplier shall replace any defective goods free of charge within ten business days of the notice, and shall bear the cost of their collection and return.</w:t>
        </w:r>
      </w:ins>
    </w:p>
    <w:p>
      <w:pPr>
        <w:rPr>
          <w:del w:id="5" w:author="Reviewer" w:date="2026-01-01T00:00:00Z"/>
        </w:rPr>
      </w:pPr>
      <w:r>
        <w:t xml:space="preserve">The Buyer may reject goods that do not conform to the order </w:t>
      </w:r>
    </w:p>
    <w:p>
      <w:r>
        <w:t xml:space="preserve">and the Supplier shall credit their price in full within thirty days of the rejection, unless the parties agree otherwise in writing.</w:t>
      </w:r>
    </w:p>
    <w:p>
      <w:r>
        <w:rPr>
          <w:sz w:val="28"/>
          <w:szCs w:val="28"/>
          <w:rPrChange w:id="6" w:author="Reviewer" w:date="2026-01-01T00:00:00Z">
            <w:rPr/>
          </w:rPrChange>
        </w:rPr>
        <w:t xml:space="preserve">Any notice under this agreement must be given in writing. </w:t>
      </w:r>
      <w:r>
        <w:t xml:space="preserve">Either party may terminate this agreement by thirty days' written notice to the other.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jc w:val="left"/>
      <w:outlineLvl w:val="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