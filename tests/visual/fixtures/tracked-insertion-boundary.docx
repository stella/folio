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p w14:paraId="06AFF55C" w14:textId="06AFF55C">
      <w:r>
        <w:t>The buyer</w:t>
      </w:r>
      <w:ins w:id="449584001" w:author="Prior author" w:date="2026-09-14T13:06:39.380Z">
        <w:r>
          <w:t xml:space="preserve"> promptly</w:t>
        </w:r>
      </w:ins>
      <w:r>
        <w:t xml:space="preserve"> pays.</w:t>
      </w:r>
    </w:p>
    <w:sectPr>
      <w:type w:val="nextPage"/>
      <w:pgSz w:w="12240" w:h="15840" w:orient="portrait"/>
      <w:pgMar w:top="480" w:right="480" w:bottom="480" w:left="480" w:header="0" w:footer="0" w:gutter="0"/>
      <w:cols w:num="1"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</w:rPr>
    </w:rPrDefault>
    <w:pPrDefault>
      <w:pPr>
        <w:spacing w:line="276"/>
      </w:pPr>
    </w:pPrDefault>
  </w:docDefaults>
  <w:style w:type="paragraph" w:styleId="Normal" w:default="1">
    <w:name w:val="Normal"/>
    <w:uiPriority w:val="0"/>
    <w:qFormat/>
    <w:pPr>
      <w:spacing w:line="276"/>
    </w:pPr>
    <w:rPr>
      <w:rFonts w:ascii="Arial" w:hAnsi="Arial"/>
      <w:sz w:val="22"/>
    </w:rPr>
  </w:style>
  <w:style w:type="paragraph" w:styleId="Title">
    <w:name w:val="Title"/>
    <w:basedOn w:val="Normal"/>
    <w:next w:val="Normal"/>
    <w:uiPriority w:val="10"/>
    <w:qFormat/>
    <w:pPr>
      <w:spacing w:line="240"/>
    </w:pPr>
    <w:rPr>
      <w:rFonts w:ascii="Arial" w:hAnsi="Arial"/>
      <w:b/>
      <w:sz w:val="52"/>
    </w:rPr>
  </w:style>
  <w:style w:type="paragraph" w:styleId="Subtitle">
    <w:name w:val="Subtitle"/>
    <w:basedOn w:val="Normal"/>
    <w:next w:val="Normal"/>
    <w:uiPriority w:val="11"/>
    <w:qFormat/>
    <w:pPr>
      <w:spacing w:line="240"/>
    </w:pPr>
    <w:rPr>
      <w:rFonts w:ascii="Arial" w:hAnsi="Arial"/>
      <w:color w:val="666666"/>
      <w:sz w:val="30"/>
    </w:rPr>
  </w:style>
  <w:style w:type="paragraph" w:styleId="Heading1">
    <w:name w:val="Heading 1"/>
    <w:basedOn w:val="Normal"/>
    <w:next w:val="Normal"/>
    <w:uiPriority w:val="9"/>
    <w:qFormat/>
    <w:pPr>
      <w:spacing w:before="400" w:after="120" w:line="240"/>
    </w:pPr>
    <w:rPr>
      <w:rFonts w:ascii="Arial" w:hAnsi="Arial"/>
      <w:b/>
      <w:sz w:val="40"/>
    </w:rPr>
  </w:style>
  <w:style w:type="paragraph" w:styleId="Heading2">
    <w:name w:val="Heading 2"/>
    <w:basedOn w:val="Normal"/>
    <w:next w:val="Normal"/>
    <w:uiPriority w:val="9"/>
    <w:qFormat/>
    <w:pPr>
      <w:spacing w:before="360" w:after="80" w:line="240"/>
    </w:pPr>
    <w:rPr>
      <w:rFonts w:ascii="Arial" w:hAnsi="Arial"/>
      <w:b/>
      <w:sz w:val="32"/>
    </w:rPr>
  </w:style>
  <w:style w:type="paragraph" w:styleId="Heading3">
    <w:name w:val="Heading 3"/>
    <w:basedOn w:val="Normal"/>
    <w:next w:val="Normal"/>
    <w:uiPriority w:val="9"/>
    <w:qFormat/>
    <w:pPr>
      <w:spacing w:before="320" w:after="80" w:line="240"/>
    </w:pPr>
    <w:rPr>
      <w:rFonts w:ascii="Arial" w:hAnsi="Arial"/>
      <w:b/>
      <w:sz w:val="28"/>
    </w:rPr>
  </w:style>
  <w:style w:type="paragraph" w:styleId="Heading4">
    <w:name w:val="Heading 4"/>
    <w:basedOn w:val="Normal"/>
    <w:next w:val="Normal"/>
    <w:uiPriority w:val="9"/>
    <w:qFormat/>
    <w:pPr>
      <w:spacing w:before="280" w:after="80" w:line="240"/>
    </w:pPr>
    <w:rPr>
      <w:rFonts w:ascii="Arial" w:hAnsi="Arial"/>
      <w:b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EigenPal DOCX Editor</Application>
  <AppVersion>1.0000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2026-09-14T13:06:39.290Z</dcterms:created>
  <dcterms:modified xsi:type="dcterms:W3CDTF">2026-09-14T13:06:39.408Z</dcterms:modified>
</cp:coreProperties>
</file>